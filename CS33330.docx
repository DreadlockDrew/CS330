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Rule="auto"/>
        <w:rPr>
          <w:ins w:author="Drew S" w:id="0" w:date="2023-01-23T09:51:42Z"/>
        </w:rPr>
      </w:pPr>
      <w:r w:rsidDel="00000000" w:rsidR="00000000" w:rsidRPr="00000000">
        <w:rPr/>
        <w:drawing>
          <wp:inline distB="114300" distT="114300" distL="114300" distR="114300">
            <wp:extent cx="5943600" cy="44577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457700"/>
                    </a:xfrm>
                    <a:prstGeom prst="rect"/>
                    <a:ln/>
                  </pic:spPr>
                </pic:pic>
              </a:graphicData>
            </a:graphic>
          </wp:inline>
        </w:drawing>
      </w:r>
      <w:ins w:author="Drew S" w:id="0" w:date="2023-01-23T09:51:42Z">
        <w:r w:rsidDel="00000000" w:rsidR="00000000" w:rsidRPr="00000000">
          <w:rPr>
            <w:rtl w:val="0"/>
          </w:rPr>
        </w:r>
      </w:ins>
    </w:p>
    <w:p w:rsidR="00000000" w:rsidDel="00000000" w:rsidP="00000000" w:rsidRDefault="00000000" w:rsidRPr="00000000" w14:paraId="00000002">
      <w:pPr>
        <w:spacing w:after="280" w:lineRule="auto"/>
        <w:rPr>
          <w:ins w:author="Drew S" w:id="0" w:date="2023-01-23T09:51:42Z"/>
        </w:rPr>
      </w:pPr>
      <w:ins w:author="Drew S" w:id="0" w:date="2023-01-23T09:51:42Z">
        <w:r w:rsidDel="00000000" w:rsidR="00000000" w:rsidRPr="00000000">
          <w:rPr>
            <w:rtl w:val="0"/>
          </w:rPr>
          <w:t xml:space="preserve">For this image I have my keyboard monitor tablet holder and my light.</w:t>
        </w:r>
      </w:ins>
    </w:p>
    <w:p w:rsidR="00000000" w:rsidDel="00000000" w:rsidP="00000000" w:rsidRDefault="00000000" w:rsidRPr="00000000" w14:paraId="00000003">
      <w:pPr>
        <w:spacing w:after="280" w:lineRule="auto"/>
        <w:rPr>
          <w:ins w:author="Drew S" w:id="0" w:date="2023-01-23T09:51:42Z"/>
        </w:rPr>
      </w:pPr>
      <w:ins w:author="Drew S" w:id="0" w:date="2023-01-23T09:51:42Z">
        <w:r w:rsidDel="00000000" w:rsidR="00000000" w:rsidRPr="00000000">
          <w:rPr>
            <w:rtl w:val="0"/>
          </w:rPr>
        </w:r>
      </w:ins>
    </w:p>
    <w:p w:rsidR="00000000" w:rsidDel="00000000" w:rsidP="00000000" w:rsidRDefault="00000000" w:rsidRPr="00000000" w14:paraId="00000004">
      <w:pPr>
        <w:spacing w:after="280" w:lineRule="auto"/>
        <w:rPr>
          <w:ins w:author="Drew S" w:id="0" w:date="2023-01-23T09:51:42Z"/>
        </w:rPr>
      </w:pPr>
      <w:ins w:author="Drew S" w:id="0" w:date="2023-01-23T09:51:42Z">
        <w:r w:rsidDel="00000000" w:rsidR="00000000" w:rsidRPr="00000000">
          <w:rPr>
            <w:rtl w:val="0"/>
          </w:rPr>
          <w:t xml:space="preserve">The keyboard can be done with a cube or collection of cubes.</w:t>
        </w:r>
      </w:ins>
    </w:p>
    <w:p w:rsidR="00000000" w:rsidDel="00000000" w:rsidP="00000000" w:rsidRDefault="00000000" w:rsidRPr="00000000" w14:paraId="00000005">
      <w:pPr>
        <w:spacing w:after="280" w:lineRule="auto"/>
        <w:rPr>
          <w:ins w:author="Drew S" w:id="0" w:date="2023-01-23T09:51:42Z"/>
        </w:rPr>
      </w:pPr>
      <w:ins w:author="Drew S" w:id="0" w:date="2023-01-23T09:51:42Z">
        <w:r w:rsidDel="00000000" w:rsidR="00000000" w:rsidRPr="00000000">
          <w:rPr>
            <w:rtl w:val="0"/>
          </w:rPr>
          <w:t xml:space="preserve">The tablet holder is going to be a bit more tricky its going to need to have mutiple planes for each surface jutting out of either cylinders or cubes.</w:t>
        </w:r>
      </w:ins>
    </w:p>
    <w:p w:rsidR="00000000" w:rsidDel="00000000" w:rsidP="00000000" w:rsidRDefault="00000000" w:rsidRPr="00000000" w14:paraId="00000006">
      <w:pPr>
        <w:spacing w:after="280" w:lineRule="auto"/>
        <w:rPr>
          <w:ins w:author="Drew S" w:id="0" w:date="2023-01-23T09:51:42Z"/>
        </w:rPr>
      </w:pPr>
      <w:ins w:author="Drew S" w:id="0" w:date="2023-01-23T09:51:42Z">
        <w:r w:rsidDel="00000000" w:rsidR="00000000" w:rsidRPr="00000000">
          <w:rPr>
            <w:rtl w:val="0"/>
          </w:rPr>
          <w:t xml:space="preserve">The monitor is a rectangle but will require knowledge of texturing possible. Also for the stand there will be some difficulty in figuring out what to submit for that. Maybe a torus?</w:t>
        </w:r>
      </w:ins>
    </w:p>
    <w:p w:rsidR="00000000" w:rsidDel="00000000" w:rsidP="00000000" w:rsidRDefault="00000000" w:rsidRPr="00000000" w14:paraId="00000007">
      <w:pPr>
        <w:spacing w:after="280" w:lineRule="auto"/>
        <w:rPr>
          <w:ins w:author="Drew S" w:id="0" w:date="2023-01-23T09:51:42Z"/>
        </w:rPr>
      </w:pPr>
      <w:ins w:author="Drew S" w:id="0" w:date="2023-01-23T09:51:42Z">
        <w:r w:rsidDel="00000000" w:rsidR="00000000" w:rsidRPr="00000000">
          <w:rPr>
            <w:rtl w:val="0"/>
          </w:rPr>
        </w:r>
      </w:ins>
    </w:p>
    <w:p w:rsidR="00000000" w:rsidDel="00000000" w:rsidP="00000000" w:rsidRDefault="00000000" w:rsidRPr="00000000" w14:paraId="00000008">
      <w:pPr>
        <w:spacing w:after="280" w:lineRule="auto"/>
        <w:rPr>
          <w:ins w:author="Drew S" w:id="0" w:date="2023-01-23T09:51:42Z"/>
        </w:rPr>
      </w:pPr>
      <w:ins w:author="Drew S" w:id="0" w:date="2023-01-23T09:51:42Z">
        <w:r w:rsidDel="00000000" w:rsidR="00000000" w:rsidRPr="00000000">
          <w:rPr>
            <w:rtl w:val="0"/>
          </w:rPr>
          <w:t xml:space="preserve">The lighting stand will require mutiple cubes for the base stalk and lighting arm and also cubes rotated at 45 degree angles for the joints otherwise cylinders.</w:t>
        </w:r>
      </w:ins>
    </w:p>
    <w:p w:rsidR="00000000" w:rsidDel="00000000" w:rsidP="00000000" w:rsidRDefault="00000000" w:rsidRPr="00000000" w14:paraId="00000009">
      <w:pPr>
        <w:spacing w:after="280" w:lineRule="auto"/>
        <w:rPr>
          <w:ins w:author="Drew S" w:id="0" w:date="2023-01-23T09:51:42Z"/>
        </w:rPr>
      </w:pPr>
      <w:ins w:author="Drew S" w:id="0" w:date="2023-01-23T09:51:42Z">
        <w:r w:rsidDel="00000000" w:rsidR="00000000" w:rsidRPr="00000000">
          <w:rPr>
            <w:rtl w:val="0"/>
          </w:rPr>
        </w:r>
      </w:ins>
    </w:p>
    <w:p w:rsidR="00000000" w:rsidDel="00000000" w:rsidP="00000000" w:rsidRDefault="00000000" w:rsidRPr="00000000" w14:paraId="0000000A">
      <w:pPr>
        <w:spacing w:after="280" w:lineRule="auto"/>
        <w:rPr>
          <w:ins w:author="Drew S" w:id="0" w:date="2023-01-23T09:51:42Z"/>
        </w:rPr>
      </w:pPr>
      <w:ins w:author="Drew S" w:id="0" w:date="2023-01-23T09:51:42Z">
        <w:r w:rsidDel="00000000" w:rsidR="00000000" w:rsidRPr="00000000">
          <w:rPr>
            <w:rtl w:val="0"/>
          </w:rPr>
          <w:t xml:space="preserve">If i include my mouse pad I might use a collection of cubes and spheres for the edges probably I would simplify it though</w:t>
        </w:r>
      </w:ins>
    </w:p>
    <w:p w:rsidR="00000000" w:rsidDel="00000000" w:rsidP="00000000" w:rsidRDefault="00000000" w:rsidRPr="00000000" w14:paraId="0000000B">
      <w:pPr>
        <w:spacing w:after="280" w:lineRule="auto"/>
        <w:rPr>
          <w:ins w:author="Drew S" w:id="0" w:date="2023-01-23T09:51:42Z"/>
        </w:rPr>
      </w:pPr>
      <w:ins w:author="Drew S" w:id="0" w:date="2023-01-23T09:51:42Z">
        <w:r w:rsidDel="00000000" w:rsidR="00000000" w:rsidRPr="00000000">
          <w:rPr>
            <w:rtl w:val="0"/>
          </w:rPr>
        </w:r>
      </w:ins>
    </w:p>
    <w:p w:rsidR="00000000" w:rsidDel="00000000" w:rsidP="00000000" w:rsidRDefault="00000000" w:rsidRPr="00000000" w14:paraId="0000000C">
      <w:pPr>
        <w:spacing w:after="280" w:lineRule="auto"/>
        <w:rPr>
          <w:del w:author="Drew S" w:id="0" w:date="2023-01-23T09:51:42Z"/>
          <w:color w:val="565a5c"/>
          <w:sz w:val="27"/>
          <w:szCs w:val="27"/>
        </w:rPr>
      </w:pPr>
      <w:del w:author="Drew S" w:id="0" w:date="2023-01-23T09:51:42Z">
        <w:r w:rsidDel="00000000" w:rsidR="00000000" w:rsidRPr="00000000">
          <w:rPr>
            <w:color w:val="565a5c"/>
            <w:sz w:val="27"/>
            <w:szCs w:val="27"/>
            <w:rtl w:val="0"/>
          </w:rPr>
          <w:delText xml:space="preserve">you are also welcome to instead create a sketch or find an image online that you wish to model. You will need to have </w:delText>
        </w:r>
        <w:r w:rsidDel="00000000" w:rsidR="00000000" w:rsidRPr="00000000">
          <w:rPr>
            <w:i w:val="1"/>
            <w:color w:val="565a5c"/>
            <w:sz w:val="27"/>
            <w:szCs w:val="27"/>
            <w:rtl w:val="0"/>
          </w:rPr>
          <w:delText xml:space="preserve">four</w:delText>
        </w:r>
        <w:r w:rsidDel="00000000" w:rsidR="00000000" w:rsidRPr="00000000">
          <w:rPr>
            <w:color w:val="565a5c"/>
            <w:sz w:val="27"/>
            <w:szCs w:val="27"/>
            <w:rtl w:val="0"/>
          </w:rPr>
          <w:delText xml:space="preserve"> objects in your scene. At least one of these objects needs to be made of two or more primitive shapes. You will need to use at least </w:delText>
        </w:r>
        <w:r w:rsidDel="00000000" w:rsidR="00000000" w:rsidRPr="00000000">
          <w:rPr>
            <w:i w:val="1"/>
            <w:color w:val="565a5c"/>
            <w:sz w:val="27"/>
            <w:szCs w:val="27"/>
            <w:rtl w:val="0"/>
          </w:rPr>
          <w:delText xml:space="preserve">four</w:delText>
        </w:r>
        <w:r w:rsidDel="00000000" w:rsidR="00000000" w:rsidRPr="00000000">
          <w:rPr>
            <w:color w:val="565a5c"/>
            <w:sz w:val="27"/>
            <w:szCs w:val="27"/>
            <w:rtl w:val="0"/>
          </w:rPr>
          <w:delText xml:space="preserve"> different primitive shapes in your work. Note that your options for shapes to incorporate into your scene are listed below.</w:delText>
        </w:r>
      </w:del>
    </w:p>
    <w:p w:rsidR="00000000" w:rsidDel="00000000" w:rsidP="00000000" w:rsidRDefault="00000000" w:rsidRPr="00000000" w14:paraId="0000000D">
      <w:pPr>
        <w:numPr>
          <w:ilvl w:val="1"/>
          <w:numId w:val="1"/>
        </w:numPr>
        <w:spacing w:after="0" w:afterAutospacing="0" w:before="280" w:lineRule="auto"/>
        <w:ind w:left="1440" w:hanging="360"/>
        <w:rPr>
          <w:del w:author="Drew S" w:id="0" w:date="2023-01-23T09:51:42Z"/>
        </w:rPr>
      </w:pPr>
      <w:del w:author="Drew S" w:id="0" w:date="2023-01-23T09:51:42Z">
        <w:r w:rsidDel="00000000" w:rsidR="00000000" w:rsidRPr="00000000">
          <w:rPr>
            <w:color w:val="565a5c"/>
            <w:sz w:val="27"/>
            <w:szCs w:val="27"/>
            <w:rtl w:val="0"/>
          </w:rPr>
          <w:delText xml:space="preserve">Cube</w:delText>
        </w:r>
      </w:del>
    </w:p>
    <w:p w:rsidR="00000000" w:rsidDel="00000000" w:rsidP="00000000" w:rsidRDefault="00000000" w:rsidRPr="00000000" w14:paraId="0000000E">
      <w:pPr>
        <w:numPr>
          <w:ilvl w:val="1"/>
          <w:numId w:val="1"/>
        </w:numPr>
        <w:spacing w:after="0" w:afterAutospacing="0" w:before="0" w:beforeAutospacing="0" w:lineRule="auto"/>
        <w:ind w:left="1440" w:hanging="360"/>
        <w:rPr>
          <w:del w:author="Drew S" w:id="0" w:date="2023-01-23T09:51:42Z"/>
        </w:rPr>
      </w:pPr>
      <w:del w:author="Drew S" w:id="0" w:date="2023-01-23T09:51:42Z">
        <w:r w:rsidDel="00000000" w:rsidR="00000000" w:rsidRPr="00000000">
          <w:rPr>
            <w:color w:val="565a5c"/>
            <w:sz w:val="27"/>
            <w:szCs w:val="27"/>
            <w:rtl w:val="0"/>
          </w:rPr>
          <w:delText xml:space="preserve">Cylinder</w:delText>
        </w:r>
      </w:del>
    </w:p>
    <w:p w:rsidR="00000000" w:rsidDel="00000000" w:rsidP="00000000" w:rsidRDefault="00000000" w:rsidRPr="00000000" w14:paraId="0000000F">
      <w:pPr>
        <w:numPr>
          <w:ilvl w:val="1"/>
          <w:numId w:val="1"/>
        </w:numPr>
        <w:spacing w:after="0" w:afterAutospacing="0" w:before="0" w:beforeAutospacing="0" w:lineRule="auto"/>
        <w:ind w:left="1440" w:hanging="360"/>
        <w:rPr>
          <w:del w:author="Drew S" w:id="0" w:date="2023-01-23T09:51:42Z"/>
        </w:rPr>
      </w:pPr>
      <w:del w:author="Drew S" w:id="0" w:date="2023-01-23T09:51:42Z">
        <w:r w:rsidDel="00000000" w:rsidR="00000000" w:rsidRPr="00000000">
          <w:rPr>
            <w:color w:val="565a5c"/>
            <w:sz w:val="27"/>
            <w:szCs w:val="27"/>
            <w:rtl w:val="0"/>
          </w:rPr>
          <w:delText xml:space="preserve">Plane</w:delText>
        </w:r>
      </w:del>
    </w:p>
    <w:p w:rsidR="00000000" w:rsidDel="00000000" w:rsidP="00000000" w:rsidRDefault="00000000" w:rsidRPr="00000000" w14:paraId="00000010">
      <w:pPr>
        <w:numPr>
          <w:ilvl w:val="1"/>
          <w:numId w:val="1"/>
        </w:numPr>
        <w:spacing w:after="0" w:afterAutospacing="0" w:before="0" w:beforeAutospacing="0" w:lineRule="auto"/>
        <w:ind w:left="1440" w:hanging="360"/>
        <w:rPr>
          <w:del w:author="Drew S" w:id="0" w:date="2023-01-23T09:51:42Z"/>
        </w:rPr>
      </w:pPr>
      <w:del w:author="Drew S" w:id="0" w:date="2023-01-23T09:51:42Z">
        <w:r w:rsidDel="00000000" w:rsidR="00000000" w:rsidRPr="00000000">
          <w:rPr>
            <w:color w:val="565a5c"/>
            <w:sz w:val="27"/>
            <w:szCs w:val="27"/>
            <w:rtl w:val="0"/>
          </w:rPr>
          <w:delText xml:space="preserve">Pyramid</w:delText>
        </w:r>
      </w:del>
    </w:p>
    <w:p w:rsidR="00000000" w:rsidDel="00000000" w:rsidP="00000000" w:rsidRDefault="00000000" w:rsidRPr="00000000" w14:paraId="00000011">
      <w:pPr>
        <w:numPr>
          <w:ilvl w:val="1"/>
          <w:numId w:val="1"/>
        </w:numPr>
        <w:spacing w:after="0" w:afterAutospacing="0" w:before="0" w:beforeAutospacing="0" w:lineRule="auto"/>
        <w:ind w:left="1440" w:hanging="360"/>
        <w:rPr>
          <w:del w:author="Drew S" w:id="0" w:date="2023-01-23T09:51:42Z"/>
        </w:rPr>
      </w:pPr>
      <w:del w:author="Drew S" w:id="0" w:date="2023-01-23T09:51:42Z">
        <w:r w:rsidDel="00000000" w:rsidR="00000000" w:rsidRPr="00000000">
          <w:rPr>
            <w:color w:val="565a5c"/>
            <w:sz w:val="27"/>
            <w:szCs w:val="27"/>
            <w:rtl w:val="0"/>
          </w:rPr>
          <w:delText xml:space="preserve">Sphere</w:delText>
        </w:r>
      </w:del>
    </w:p>
    <w:p w:rsidR="00000000" w:rsidDel="00000000" w:rsidP="00000000" w:rsidRDefault="00000000" w:rsidRPr="00000000" w14:paraId="00000012">
      <w:pPr>
        <w:numPr>
          <w:ilvl w:val="1"/>
          <w:numId w:val="1"/>
        </w:numPr>
        <w:spacing w:after="0" w:afterAutospacing="0" w:before="0" w:beforeAutospacing="0" w:lineRule="auto"/>
        <w:ind w:left="1440" w:hanging="360"/>
        <w:rPr>
          <w:del w:author="Drew S" w:id="0" w:date="2023-01-23T09:51:42Z"/>
        </w:rPr>
      </w:pPr>
      <w:del w:author="Drew S" w:id="0" w:date="2023-01-23T09:51:42Z">
        <w:r w:rsidDel="00000000" w:rsidR="00000000" w:rsidRPr="00000000">
          <w:rPr>
            <w:color w:val="565a5c"/>
            <w:sz w:val="27"/>
            <w:szCs w:val="27"/>
            <w:rtl w:val="0"/>
          </w:rPr>
          <w:delText xml:space="preserve">Torus</w:delText>
        </w:r>
      </w:del>
    </w:p>
    <w:p w:rsidR="00000000" w:rsidDel="00000000" w:rsidP="00000000" w:rsidRDefault="00000000" w:rsidRPr="00000000" w14:paraId="00000013">
      <w:pPr>
        <w:numPr>
          <w:ilvl w:val="0"/>
          <w:numId w:val="2"/>
        </w:numPr>
        <w:spacing w:after="0" w:afterAutospacing="0" w:before="0" w:beforeAutospacing="0" w:lineRule="auto"/>
        <w:ind w:left="720" w:hanging="360"/>
        <w:rPr>
          <w:del w:author="Drew S" w:id="0" w:date="2023-01-23T09:51:42Z"/>
        </w:rPr>
      </w:pPr>
      <w:del w:author="Drew S" w:id="0" w:date="2023-01-23T09:51:42Z">
        <w:r w:rsidDel="00000000" w:rsidR="00000000" w:rsidRPr="00000000">
          <w:rPr>
            <w:b w:val="1"/>
            <w:color w:val="565a5c"/>
            <w:sz w:val="27"/>
            <w:szCs w:val="27"/>
            <w:rtl w:val="0"/>
          </w:rPr>
          <w:delText xml:space="preserve">Discuss which objects will be created in 3D</w:delText>
        </w:r>
        <w:r w:rsidDel="00000000" w:rsidR="00000000" w:rsidRPr="00000000">
          <w:rPr>
            <w:color w:val="565a5c"/>
            <w:sz w:val="27"/>
            <w:szCs w:val="27"/>
            <w:rtl w:val="0"/>
          </w:rPr>
          <w:delText xml:space="preserve">. Of the items included in your image, select which ones you will be creating in 3D. Then explain why these are a good choice for your work.</w:delText>
        </w:r>
      </w:del>
    </w:p>
    <w:p w:rsidR="00000000" w:rsidDel="00000000" w:rsidP="00000000" w:rsidRDefault="00000000" w:rsidRPr="00000000" w14:paraId="00000014">
      <w:pPr>
        <w:numPr>
          <w:ilvl w:val="0"/>
          <w:numId w:val="3"/>
        </w:numPr>
        <w:spacing w:after="280" w:before="0" w:beforeAutospacing="0" w:lineRule="auto"/>
        <w:ind w:left="720" w:hanging="360"/>
        <w:rPr>
          <w:del w:author="Drew S" w:id="0" w:date="2023-01-23T09:51:42Z"/>
        </w:rPr>
      </w:pPr>
      <w:del w:author="Drew S" w:id="0" w:date="2023-01-23T09:51:42Z">
        <w:r w:rsidDel="00000000" w:rsidR="00000000" w:rsidRPr="00000000">
          <w:rPr>
            <w:b w:val="1"/>
            <w:color w:val="565a5c"/>
            <w:sz w:val="27"/>
            <w:szCs w:val="27"/>
            <w:rtl w:val="0"/>
          </w:rPr>
          <w:delText xml:space="preserve">Explain which primitive shapes will be used to create 3D representations of the 2D objects</w:delText>
        </w:r>
        <w:r w:rsidDel="00000000" w:rsidR="00000000" w:rsidRPr="00000000">
          <w:rPr>
            <w:color w:val="565a5c"/>
            <w:sz w:val="27"/>
            <w:szCs w:val="27"/>
            <w:rtl w:val="0"/>
          </w:rPr>
          <w:delText xml:space="preserve">. Break each of the objects you have identified down into their component shapes. </w:delText>
        </w:r>
        <w:r w:rsidDel="00000000" w:rsidR="00000000" w:rsidRPr="00000000">
          <w:rPr>
            <w:sz w:val="27"/>
            <w:szCs w:val="27"/>
            <w:shd w:fill="beffd6" w:val="clear"/>
            <w:rtl w:val="0"/>
          </w:rPr>
          <w:delText xml:space="preserve">Be sure to include a plane, which will be used to ground the rest of the objects, in your </w:delText>
        </w:r>
        <w:r w:rsidDel="00000000" w:rsidR="00000000" w:rsidRPr="00000000">
          <w:rPr>
            <w:sz w:val="27"/>
            <w:szCs w:val="27"/>
            <w:shd w:fill="a4cbff" w:val="clear"/>
            <w:rtl w:val="0"/>
          </w:rPr>
          <w:delText xml:space="preserve">scene.</w:delText>
        </w:r>
        <w:r w:rsidDel="00000000" w:rsidR="00000000" w:rsidRPr="00000000">
          <w:rPr>
            <w:color w:val="565a5c"/>
            <w:sz w:val="27"/>
            <w:szCs w:val="27"/>
            <w:rtl w:val="0"/>
          </w:rPr>
          <w:delText xml:space="preserve"> For example, in one of this week’s videos you saw how the flat surface of a desk that held multiple objects could be represented as a plane. As you work, explain why your choices make sense and how you will be able to accomplish the overall scope of the work. The goal is to ensure the selections you make will be exciting to explore but also achievable.</w:delText>
        </w:r>
      </w:del>
    </w:p>
    <w:p w:rsidR="00000000" w:rsidDel="00000000" w:rsidP="00000000" w:rsidRDefault="00000000" w:rsidRPr="00000000" w14:paraId="00000015">
      <w:pPr>
        <w:pStyle w:val="Heading2"/>
        <w:keepNext w:val="0"/>
        <w:keepLines w:val="0"/>
        <w:spacing w:after="0" w:lineRule="auto"/>
        <w:rPr>
          <w:del w:author="Drew S" w:id="0" w:date="2023-01-23T09:51:42Z"/>
          <w:b w:val="1"/>
          <w:color w:val="565a5c"/>
          <w:sz w:val="34"/>
          <w:szCs w:val="34"/>
        </w:rPr>
      </w:pPr>
      <w:del w:author="Drew S" w:id="0" w:date="2023-01-23T09:51:42Z">
        <w:bookmarkStart w:colFirst="0" w:colLast="0" w:name="_y57ozkrskmvm" w:id="0"/>
        <w:bookmarkEnd w:id="0"/>
        <w:r w:rsidDel="00000000" w:rsidR="00000000" w:rsidRPr="00000000">
          <w:rPr>
            <w:b w:val="1"/>
            <w:color w:val="565a5c"/>
            <w:sz w:val="34"/>
            <w:szCs w:val="34"/>
            <w:rtl w:val="0"/>
          </w:rPr>
          <w:delText xml:space="preserve">Guidelines for Submission</w:delText>
        </w:r>
      </w:del>
    </w:p>
    <w:p w:rsidR="00000000" w:rsidDel="00000000" w:rsidP="00000000" w:rsidRDefault="00000000" w:rsidRPr="00000000" w14:paraId="00000016">
      <w:pPr>
        <w:spacing w:after="280" w:lineRule="auto"/>
        <w:rPr>
          <w:del w:author="Drew S" w:id="0" w:date="2023-01-23T09:51:42Z"/>
          <w:color w:val="565a5c"/>
          <w:sz w:val="27"/>
          <w:szCs w:val="27"/>
        </w:rPr>
      </w:pPr>
      <w:del w:author="Drew S" w:id="0" w:date="2023-01-23T09:51:42Z">
        <w:r w:rsidDel="00000000" w:rsidR="00000000" w:rsidRPr="00000000">
          <w:rPr>
            <w:color w:val="565a5c"/>
            <w:sz w:val="27"/>
            <w:szCs w:val="27"/>
            <w:rtl w:val="0"/>
          </w:rPr>
          <w:delText xml:space="preserve">Submit your completed proposal as a one-page Microsoft Word document, including your selected image(s).</w:delText>
        </w:r>
      </w:del>
    </w:p>
    <w:p w:rsidR="00000000" w:rsidDel="00000000" w:rsidP="00000000" w:rsidRDefault="00000000" w:rsidRPr="00000000" w14:paraId="00000017">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65a5c"/>
        <w:sz w:val="27"/>
        <w:szCs w:val="27"/>
        <w:u w:val="none"/>
      </w:rPr>
    </w:lvl>
    <w:lvl w:ilvl="1">
      <w:start w:val="1"/>
      <w:numFmt w:val="bullet"/>
      <w:lvlText w:val="○"/>
      <w:lvlJc w:val="left"/>
      <w:pPr>
        <w:ind w:left="1440" w:hanging="360"/>
      </w:pPr>
      <w:rPr>
        <w:rFonts w:ascii="Arial" w:cs="Arial" w:eastAsia="Arial" w:hAnsi="Arial"/>
        <w:color w:val="565a5c"/>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565a5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565a5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